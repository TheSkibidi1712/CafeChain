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2887d35d384285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CAT_TRACK_INS</w:t>
      </w:r>
    </w:p>
    <w:p>
      <w:pPr>
        <w:spacing w:after="120" w:line="300" w:lineRule="auto"/>
      </w:pPr>
      <w:r>
        <w:t xml:space="preserve">Tên danh mục: </w:t>
      </w:r>
      <w:ins w:author="Fixture Generator" w:date="2026-08-15T12:01:34.6312351Z" w:id="102">
        <w:r>
          <w:t>Tên đã chèn</w:t>
        </w:r>
      </w:ins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6f14622d914275" /></Relationships>
</file>
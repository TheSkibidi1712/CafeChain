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fbd51c3bb824248" />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t xml:space="preserve">Mã danh mục: CAT_TRACK_DEL</w:t>
      </w:r>
    </w:p>
    <w:p>
      <w:pPr>
        <w:spacing w:after="120" w:line="300" w:lineRule="auto"/>
      </w:pPr>
      <w:r>
        <w:t xml:space="preserve">Tên danh mục: </w:t>
      </w:r>
      <w:del w:author="Fixture Generator" w:date="2026-08-15T12:01:34.6334907Z" w:id="101">
        <w:r>
          <w:delText>Tên cũ</w:delText>
        </w:r>
      </w:del>
      <w:ins w:author="Fixture Generator" w:date="2026-08-15T12:01:34.6335151Z" w:id="102">
        <w:r>
          <w:t>Tên mới</w:t>
        </w:r>
      </w:ins>
    </w:p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60b8510da6d401f" /></Relationships>
</file>